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2B669" w14:textId="77777777" w:rsidR="009E5C55" w:rsidRDefault="009E5C55" w:rsidP="009E5C55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  <w:u w:color="000000"/>
        </w:rPr>
        <w:drawing>
          <wp:inline distT="0" distB="0" distL="0" distR="0" wp14:anchorId="21F54D42" wp14:editId="5AA1A030">
            <wp:extent cx="1617134" cy="1617134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722" cy="1625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CDCB1A9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1998803B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0A7C1720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558FE93C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0CF38EFF" w14:textId="33A28F0E" w:rsidR="009E5C55" w:rsidRPr="002F785A" w:rsidRDefault="0017716E" w:rsidP="009E5C5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COE420 Software Engineering</w:t>
      </w:r>
    </w:p>
    <w:p w14:paraId="76C18B33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7A061710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56AFC49C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301681FE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6A85C7A2" w14:textId="77777777" w:rsidR="009E5C55" w:rsidRDefault="009E5C55" w:rsidP="009E5C55">
      <w:pPr>
        <w:rPr>
          <w:rFonts w:ascii="Times New Roman" w:eastAsia="Times New Roman" w:hAnsi="Times New Roman" w:cs="Times New Roman"/>
          <w:b/>
        </w:rPr>
      </w:pPr>
    </w:p>
    <w:p w14:paraId="2948944E" w14:textId="77777777" w:rsidR="009E5C55" w:rsidRPr="00B609CE" w:rsidRDefault="009E5C55" w:rsidP="009E5C5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510310" w14:textId="77777777" w:rsidR="006A0FE5" w:rsidRDefault="006A0FE5" w:rsidP="006A0FE5">
      <w:pPr>
        <w:rPr>
          <w:rFonts w:ascii="Times New Roman" w:eastAsia="Times New Roman" w:hAnsi="Times New Roman" w:cs="Times New Roman"/>
          <w:b/>
        </w:rPr>
      </w:pPr>
    </w:p>
    <w:p w14:paraId="1DEF7719" w14:textId="77777777" w:rsidR="006A0FE5" w:rsidRPr="00B609CE" w:rsidRDefault="006A0FE5" w:rsidP="006A0FE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B8BE58" w14:textId="77777777" w:rsidR="006A0FE5" w:rsidRPr="00B609CE" w:rsidRDefault="006A0FE5" w:rsidP="006A0FE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785A"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2F785A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Version Control</w:t>
      </w:r>
    </w:p>
    <w:p w14:paraId="786AFBA6" w14:textId="77777777" w:rsidR="006A0FE5" w:rsidRDefault="006A0FE5" w:rsidP="006A0FE5">
      <w:pPr>
        <w:jc w:val="center"/>
        <w:rPr>
          <w:rFonts w:ascii="Times New Roman" w:eastAsia="Times New Roman" w:hAnsi="Times New Roman" w:cs="Times New Roman"/>
          <w:b/>
        </w:rPr>
      </w:pPr>
    </w:p>
    <w:p w14:paraId="3B450CA9" w14:textId="77777777" w:rsidR="006A0FE5" w:rsidRDefault="006A0FE5" w:rsidP="006A0FE5">
      <w:pPr>
        <w:rPr>
          <w:rFonts w:ascii="Times New Roman" w:eastAsia="Times New Roman" w:hAnsi="Times New Roman" w:cs="Times New Roman"/>
          <w:b/>
        </w:rPr>
      </w:pPr>
    </w:p>
    <w:p w14:paraId="630384E3" w14:textId="77777777" w:rsidR="006A0FE5" w:rsidRDefault="006A0FE5" w:rsidP="006A0FE5">
      <w:pPr>
        <w:rPr>
          <w:rFonts w:ascii="Times New Roman" w:eastAsia="Times New Roman" w:hAnsi="Times New Roman" w:cs="Times New Roman"/>
          <w:b/>
        </w:rPr>
      </w:pPr>
    </w:p>
    <w:p w14:paraId="190DDBF9" w14:textId="77777777" w:rsidR="006A0FE5" w:rsidRDefault="006A0FE5" w:rsidP="006A0FE5">
      <w:pPr>
        <w:rPr>
          <w:rFonts w:ascii="Times New Roman" w:eastAsia="Times New Roman" w:hAnsi="Times New Roman" w:cs="Times New Roman"/>
          <w:b/>
        </w:rPr>
      </w:pPr>
    </w:p>
    <w:p w14:paraId="43BC9B53" w14:textId="77777777" w:rsidR="006A0FE5" w:rsidRDefault="006A0FE5" w:rsidP="006A0FE5">
      <w:pPr>
        <w:rPr>
          <w:rFonts w:ascii="Times New Roman" w:eastAsia="Times New Roman" w:hAnsi="Times New Roman" w:cs="Times New Roman"/>
          <w:b/>
        </w:rPr>
      </w:pPr>
    </w:p>
    <w:p w14:paraId="359F9E03" w14:textId="77777777" w:rsidR="006A0FE5" w:rsidRDefault="006A0FE5" w:rsidP="006A0FE5">
      <w:pPr>
        <w:rPr>
          <w:ins w:id="0" w:author="Hend Tarek Elghazaly" w:date="2020-02-09T15:12:00Z"/>
          <w:rFonts w:ascii="Times New Roman" w:eastAsia="Times New Roman" w:hAnsi="Times New Roman" w:cs="Times New Roman"/>
          <w:b/>
        </w:rPr>
      </w:pPr>
    </w:p>
    <w:p w14:paraId="477DB148" w14:textId="77777777" w:rsidR="006A0FE5" w:rsidRPr="00C952E3" w:rsidRDefault="006A0FE5" w:rsidP="006A0FE5">
      <w:pPr>
        <w:rPr>
          <w:rFonts w:ascii="Times New Roman" w:eastAsia="Times New Roman" w:hAnsi="Times New Roman" w:cs="Times New Roman"/>
          <w:b/>
        </w:rPr>
      </w:pPr>
      <w:r w:rsidRPr="00C952E3">
        <w:rPr>
          <w:rFonts w:ascii="Times New Roman" w:eastAsia="Times New Roman" w:hAnsi="Times New Roman" w:cs="Times New Roman"/>
          <w:b/>
        </w:rPr>
        <w:t>Academic Integrity Pledge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6A0FE5" w:rsidRPr="00C952E3" w14:paraId="69F2E1F0" w14:textId="77777777" w:rsidTr="00AA35D8">
        <w:tc>
          <w:tcPr>
            <w:tcW w:w="9576" w:type="dxa"/>
            <w:shd w:val="clear" w:color="auto" w:fill="auto"/>
          </w:tcPr>
          <w:p w14:paraId="3C06E8FA" w14:textId="77777777" w:rsidR="006A0FE5" w:rsidRPr="00C952E3" w:rsidRDefault="006A0FE5" w:rsidP="00AA35D8">
            <w:pPr>
              <w:rPr>
                <w:rFonts w:ascii="Times New Roman" w:eastAsia="Times New Roman" w:hAnsi="Times New Roman" w:cs="Times New Roman"/>
              </w:rPr>
            </w:pPr>
            <w:r w:rsidRPr="00C952E3">
              <w:rPr>
                <w:rFonts w:ascii="Times New Roman" w:eastAsia="Times New Roman" w:hAnsi="Times New Roman" w:cs="Times New Roman"/>
              </w:rPr>
              <w:t>As a student of American University of Sharjah, I here by state that I will abide by the AUS Integrity Pledge that:</w:t>
            </w:r>
          </w:p>
          <w:p w14:paraId="7024A625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 xml:space="preserve">I will hold myself accountable for all that I say and write. </w:t>
            </w:r>
          </w:p>
          <w:p w14:paraId="4906C5CA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>I will hold myself responsible for the academic integrity of my work</w:t>
            </w:r>
          </w:p>
          <w:p w14:paraId="23DEA309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>I will not carry out unauthorized copying or printing of the work of others</w:t>
            </w:r>
          </w:p>
          <w:p w14:paraId="2F216324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>I will not misrepresent my work nor give or receive unauthorized aid</w:t>
            </w:r>
          </w:p>
          <w:p w14:paraId="2EE531DF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>I will behave in a manner that demonstrates concern for the personal dignity, rights and freedoms of all members of the community</w:t>
            </w:r>
          </w:p>
          <w:p w14:paraId="29B71107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 xml:space="preserve">I will respect university property and the property of others; and </w:t>
            </w:r>
          </w:p>
          <w:p w14:paraId="6F150B4A" w14:textId="77777777" w:rsidR="006A0FE5" w:rsidRPr="00C952E3" w:rsidRDefault="006A0FE5" w:rsidP="006A0FE5">
            <w:pPr>
              <w:numPr>
                <w:ilvl w:val="0"/>
                <w:numId w:val="4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C952E3">
              <w:rPr>
                <w:rFonts w:ascii="Times New Roman" w:eastAsia="Calibri" w:hAnsi="Times New Roman" w:cs="Times New Roman"/>
              </w:rPr>
              <w:t>I will not tolerate a lack of respect for these values.</w:t>
            </w:r>
          </w:p>
          <w:p w14:paraId="155EF63E" w14:textId="77777777" w:rsidR="006A0FE5" w:rsidRPr="00C952E3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</w:rPr>
            </w:pPr>
          </w:p>
          <w:p w14:paraId="771972C6" w14:textId="143B605D" w:rsidR="006A0FE5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Member_A</w:t>
            </w:r>
            <w:proofErr w:type="spellEnd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Student Name:</w:t>
            </w:r>
            <w:r w:rsid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Syed Muhammad Kumail</w:t>
            </w:r>
          </w:p>
          <w:p w14:paraId="2655165C" w14:textId="3B0D616A" w:rsidR="006A0FE5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Member_A</w:t>
            </w:r>
            <w:proofErr w:type="spellEnd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Student IDs:</w:t>
            </w:r>
            <w:r w:rsid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76684</w:t>
            </w:r>
          </w:p>
          <w:p w14:paraId="294787C9" w14:textId="77777777" w:rsidR="006A0FE5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383104FC" w14:textId="1063BF6C" w:rsidR="006A0FE5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Member_B</w:t>
            </w:r>
            <w:proofErr w:type="spellEnd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Student Name:</w:t>
            </w:r>
            <w:r w:rsidR="00C22BE1"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Mohamed </w:t>
            </w:r>
            <w:proofErr w:type="spellStart"/>
            <w:r w:rsidR="00C22BE1"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Abdelaty</w:t>
            </w:r>
            <w:proofErr w:type="spellEnd"/>
          </w:p>
          <w:p w14:paraId="4B98FEA7" w14:textId="0C8D78A4" w:rsidR="006A0FE5" w:rsidRPr="002F785A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Member_B</w:t>
            </w:r>
            <w:proofErr w:type="spellEnd"/>
            <w:r w:rsidRP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Student IDs:</w:t>
            </w:r>
            <w:r w:rsidR="00C22B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72311</w:t>
            </w:r>
          </w:p>
          <w:p w14:paraId="476E34F8" w14:textId="77777777" w:rsidR="006A0FE5" w:rsidRPr="00C952E3" w:rsidRDefault="006A0FE5" w:rsidP="00AA35D8">
            <w:pPr>
              <w:ind w:left="360"/>
              <w:contextualSpacing/>
              <w:rPr>
                <w:rFonts w:ascii="Times New Roman" w:eastAsia="Calibri" w:hAnsi="Times New Roman" w:cs="Times New Roman"/>
              </w:rPr>
            </w:pPr>
          </w:p>
        </w:tc>
      </w:tr>
    </w:tbl>
    <w:p w14:paraId="03426B0D" w14:textId="77777777" w:rsidR="006A0FE5" w:rsidRDefault="006A0FE5" w:rsidP="006A0FE5"/>
    <w:p w14:paraId="2611844D" w14:textId="77777777" w:rsidR="006A0FE5" w:rsidRPr="00D6329B" w:rsidRDefault="006A0FE5" w:rsidP="006A0FE5">
      <w:pPr>
        <w:rPr>
          <w:b/>
          <w:bCs/>
          <w:u w:val="single"/>
        </w:rPr>
      </w:pPr>
      <w:r w:rsidRPr="00D6329B">
        <w:rPr>
          <w:b/>
          <w:bCs/>
          <w:u w:val="single"/>
        </w:rPr>
        <w:lastRenderedPageBreak/>
        <w:t>Link to the GitHub repository</w:t>
      </w:r>
      <w:r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        </w:t>
      </w:r>
      <w:proofErr w:type="gramStart"/>
      <w:r>
        <w:rPr>
          <w:b/>
          <w:bCs/>
          <w:u w:val="single"/>
        </w:rPr>
        <w:t xml:space="preserve">   [</w:t>
      </w:r>
      <w:proofErr w:type="gramEnd"/>
      <w:r>
        <w:rPr>
          <w:b/>
          <w:bCs/>
          <w:u w:val="single"/>
        </w:rPr>
        <w:t>1 mark]</w:t>
      </w:r>
    </w:p>
    <w:p w14:paraId="090D48C2" w14:textId="77777777" w:rsidR="006A0FE5" w:rsidRDefault="006A0FE5" w:rsidP="006A0FE5">
      <w:r>
        <w:t xml:space="preserve"> </w:t>
      </w:r>
      <w:r>
        <w:tab/>
      </w:r>
    </w:p>
    <w:p w14:paraId="5DACE93B" w14:textId="46D322A2" w:rsidR="006A0FE5" w:rsidRDefault="00C22BE1" w:rsidP="006A0FE5">
      <w:pPr>
        <w:pStyle w:val="ListParagraph"/>
        <w:numPr>
          <w:ilvl w:val="0"/>
          <w:numId w:val="1"/>
        </w:numPr>
      </w:pPr>
      <w:r w:rsidRPr="00C22BE1">
        <w:t>https://github.com/Software-EngineeringNK/COE420Lab1.git</w:t>
      </w:r>
    </w:p>
    <w:p w14:paraId="4D7C6376" w14:textId="77777777" w:rsidR="006A0FE5" w:rsidRDefault="006A0FE5" w:rsidP="006A0FE5"/>
    <w:p w14:paraId="04C8C498" w14:textId="77777777" w:rsidR="006A0FE5" w:rsidRDefault="006A0FE5" w:rsidP="006A0FE5"/>
    <w:p w14:paraId="252ABEA8" w14:textId="77777777" w:rsidR="006A0FE5" w:rsidRPr="009B453D" w:rsidRDefault="006A0FE5" w:rsidP="006A0FE5">
      <w:pPr>
        <w:rPr>
          <w:b/>
          <w:bCs/>
        </w:rPr>
      </w:pPr>
      <w:r w:rsidRPr="009B453D">
        <w:rPr>
          <w:b/>
          <w:bCs/>
        </w:rPr>
        <w:t>Paste Screenshots under each exercise with subheadings and figure captions as needed:</w:t>
      </w:r>
    </w:p>
    <w:p w14:paraId="1F07930F" w14:textId="77777777" w:rsidR="006A0FE5" w:rsidRDefault="006A0FE5" w:rsidP="006A0FE5"/>
    <w:p w14:paraId="00A15728" w14:textId="155C2190" w:rsidR="006A0FE5" w:rsidRPr="00343A46" w:rsidRDefault="006A0FE5" w:rsidP="006A0FE5">
      <w:pPr>
        <w:rPr>
          <w:b/>
          <w:bCs/>
          <w:u w:val="single"/>
        </w:rPr>
      </w:pPr>
      <w:r w:rsidRPr="00343A46">
        <w:rPr>
          <w:b/>
          <w:bCs/>
          <w:u w:val="single"/>
        </w:rPr>
        <w:t xml:space="preserve">Exercise </w:t>
      </w:r>
      <w:r w:rsidR="00B529A6">
        <w:rPr>
          <w:b/>
          <w:bCs/>
          <w:u w:val="single"/>
        </w:rPr>
        <w:t>1</w:t>
      </w:r>
      <w:r w:rsidRPr="00343A46">
        <w:rPr>
          <w:b/>
          <w:bCs/>
          <w:u w:val="single"/>
        </w:rPr>
        <w:t xml:space="preserve">.2: Creating an organization </w:t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="00505109">
        <w:rPr>
          <w:b/>
          <w:bCs/>
          <w:u w:val="single"/>
        </w:rPr>
        <w:t xml:space="preserve">          </w:t>
      </w:r>
      <w:r w:rsidR="00B529A6">
        <w:rPr>
          <w:b/>
          <w:bCs/>
          <w:u w:val="single"/>
        </w:rPr>
        <w:t xml:space="preserve">   </w:t>
      </w:r>
      <w:r w:rsidR="00505109">
        <w:rPr>
          <w:b/>
          <w:bCs/>
          <w:u w:val="single"/>
        </w:rPr>
        <w:t xml:space="preserve"> </w:t>
      </w:r>
      <w:proofErr w:type="gramStart"/>
      <w:r w:rsidRPr="00343A46">
        <w:rPr>
          <w:b/>
          <w:bCs/>
          <w:u w:val="single"/>
        </w:rPr>
        <w:t xml:space="preserve">   [</w:t>
      </w:r>
      <w:proofErr w:type="gramEnd"/>
      <w:r w:rsidR="00B529A6">
        <w:rPr>
          <w:b/>
          <w:bCs/>
          <w:u w:val="single"/>
        </w:rPr>
        <w:t>1</w:t>
      </w:r>
      <w:r w:rsidRPr="00343A46">
        <w:rPr>
          <w:b/>
          <w:bCs/>
          <w:u w:val="single"/>
        </w:rPr>
        <w:t xml:space="preserve"> mark]</w:t>
      </w:r>
    </w:p>
    <w:p w14:paraId="27E49931" w14:textId="5A4597BD" w:rsidR="006A0FE5" w:rsidRDefault="006A0FE5" w:rsidP="00532A5C">
      <w:r>
        <w:t>1 screenshot of organization created with the members (as owners) on GitHub</w:t>
      </w:r>
    </w:p>
    <w:p w14:paraId="2E29DF26" w14:textId="77777777" w:rsidR="006A0FE5" w:rsidRDefault="006A0FE5" w:rsidP="006A0FE5"/>
    <w:p w14:paraId="176289B4" w14:textId="180429FD" w:rsidR="006A0FE5" w:rsidRDefault="00C22BE1" w:rsidP="006A0FE5">
      <w:r w:rsidRPr="00C22BE1">
        <w:drawing>
          <wp:inline distT="0" distB="0" distL="0" distR="0" wp14:anchorId="72CB8C20" wp14:editId="3A289BC6">
            <wp:extent cx="5727700" cy="18903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5340" w14:textId="77777777" w:rsidR="00532A5C" w:rsidRDefault="00532A5C" w:rsidP="006A0FE5"/>
    <w:p w14:paraId="3A496A26" w14:textId="5936BC47" w:rsidR="006A0FE5" w:rsidRPr="00343A46" w:rsidRDefault="006A0FE5" w:rsidP="006A0FE5">
      <w:pPr>
        <w:rPr>
          <w:b/>
          <w:bCs/>
          <w:u w:val="single"/>
        </w:rPr>
      </w:pPr>
      <w:r w:rsidRPr="00343A46">
        <w:rPr>
          <w:b/>
          <w:bCs/>
          <w:u w:val="single"/>
        </w:rPr>
        <w:t xml:space="preserve">Exercise </w:t>
      </w:r>
      <w:r w:rsidR="00B529A6">
        <w:rPr>
          <w:b/>
          <w:bCs/>
          <w:u w:val="single"/>
        </w:rPr>
        <w:t>1.4</w:t>
      </w:r>
      <w:r w:rsidRPr="00343A46">
        <w:rPr>
          <w:b/>
          <w:bCs/>
          <w:u w:val="single"/>
        </w:rPr>
        <w:t>: Creating a repository</w:t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  <w:t xml:space="preserve">   </w:t>
      </w:r>
      <w:r w:rsidR="00B529A6">
        <w:rPr>
          <w:b/>
          <w:bCs/>
          <w:u w:val="single"/>
        </w:rPr>
        <w:t xml:space="preserve">    </w:t>
      </w:r>
      <w:r w:rsidRPr="00343A46">
        <w:rPr>
          <w:b/>
          <w:bCs/>
          <w:u w:val="single"/>
        </w:rPr>
        <w:t xml:space="preserve">   </w:t>
      </w:r>
      <w:r w:rsidRPr="00343A46">
        <w:rPr>
          <w:b/>
          <w:bCs/>
          <w:u w:val="single"/>
        </w:rPr>
        <w:tab/>
        <w:t xml:space="preserve"> </w:t>
      </w:r>
      <w:proofErr w:type="gramStart"/>
      <w:r w:rsidR="00B529A6">
        <w:rPr>
          <w:b/>
          <w:bCs/>
          <w:u w:val="single"/>
        </w:rPr>
        <w:t xml:space="preserve">   </w:t>
      </w:r>
      <w:r w:rsidRPr="00343A46">
        <w:rPr>
          <w:b/>
          <w:bCs/>
          <w:u w:val="single"/>
        </w:rPr>
        <w:t>[</w:t>
      </w:r>
      <w:proofErr w:type="gramEnd"/>
      <w:r w:rsidR="00B529A6">
        <w:rPr>
          <w:b/>
          <w:bCs/>
          <w:u w:val="single"/>
        </w:rPr>
        <w:t xml:space="preserve">1 </w:t>
      </w:r>
      <w:r w:rsidRPr="00343A46">
        <w:rPr>
          <w:b/>
          <w:bCs/>
          <w:u w:val="single"/>
        </w:rPr>
        <w:t>mark]</w:t>
      </w:r>
    </w:p>
    <w:p w14:paraId="2D7A10A4" w14:textId="77777777" w:rsidR="006A0FE5" w:rsidRDefault="006A0FE5" w:rsidP="006A0FE5">
      <w:r>
        <w:t xml:space="preserve"> 1 screenshot of repository created in the organization on GitHub</w:t>
      </w:r>
    </w:p>
    <w:p w14:paraId="3EDD3F71" w14:textId="77777777" w:rsidR="006A0FE5" w:rsidRDefault="006A0FE5" w:rsidP="006A0FE5"/>
    <w:p w14:paraId="15CB738A" w14:textId="7692744E" w:rsidR="006A0FE5" w:rsidRDefault="00C22BE1" w:rsidP="006A0FE5">
      <w:r w:rsidRPr="00C22BE1">
        <w:drawing>
          <wp:inline distT="0" distB="0" distL="0" distR="0" wp14:anchorId="6B84C267" wp14:editId="4D107C28">
            <wp:extent cx="5727700" cy="25806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1D60" w14:textId="77777777" w:rsidR="00505109" w:rsidRDefault="00505109" w:rsidP="00505109"/>
    <w:p w14:paraId="4506E581" w14:textId="77777777" w:rsidR="00C22BE1" w:rsidRDefault="00C22BE1" w:rsidP="00505109">
      <w:pPr>
        <w:rPr>
          <w:b/>
          <w:bCs/>
          <w:u w:val="single"/>
        </w:rPr>
      </w:pPr>
    </w:p>
    <w:p w14:paraId="63C50FED" w14:textId="77777777" w:rsidR="00C22BE1" w:rsidRDefault="00C22BE1" w:rsidP="00505109">
      <w:pPr>
        <w:rPr>
          <w:b/>
          <w:bCs/>
          <w:u w:val="single"/>
        </w:rPr>
      </w:pPr>
    </w:p>
    <w:p w14:paraId="31DFB95D" w14:textId="77777777" w:rsidR="00C22BE1" w:rsidRDefault="00C22BE1" w:rsidP="00505109">
      <w:pPr>
        <w:rPr>
          <w:b/>
          <w:bCs/>
          <w:u w:val="single"/>
        </w:rPr>
      </w:pPr>
    </w:p>
    <w:p w14:paraId="449AA3D9" w14:textId="77777777" w:rsidR="00C22BE1" w:rsidRDefault="00C22BE1" w:rsidP="00505109">
      <w:pPr>
        <w:rPr>
          <w:b/>
          <w:bCs/>
          <w:u w:val="single"/>
        </w:rPr>
      </w:pPr>
    </w:p>
    <w:p w14:paraId="58D2D620" w14:textId="77777777" w:rsidR="00C22BE1" w:rsidRDefault="00C22BE1" w:rsidP="00505109">
      <w:pPr>
        <w:rPr>
          <w:b/>
          <w:bCs/>
          <w:u w:val="single"/>
        </w:rPr>
      </w:pPr>
    </w:p>
    <w:p w14:paraId="1EDE1A49" w14:textId="77777777" w:rsidR="00C22BE1" w:rsidRDefault="00C22BE1" w:rsidP="00505109">
      <w:pPr>
        <w:rPr>
          <w:b/>
          <w:bCs/>
          <w:u w:val="single"/>
        </w:rPr>
      </w:pPr>
    </w:p>
    <w:p w14:paraId="1072EA9B" w14:textId="77777777" w:rsidR="00C22BE1" w:rsidRDefault="00C22BE1" w:rsidP="00505109">
      <w:pPr>
        <w:rPr>
          <w:b/>
          <w:bCs/>
          <w:u w:val="single"/>
        </w:rPr>
      </w:pPr>
    </w:p>
    <w:p w14:paraId="23BDBF8E" w14:textId="77777777" w:rsidR="00C22BE1" w:rsidRDefault="00C22BE1" w:rsidP="00505109">
      <w:pPr>
        <w:rPr>
          <w:b/>
          <w:bCs/>
          <w:u w:val="single"/>
        </w:rPr>
      </w:pPr>
    </w:p>
    <w:p w14:paraId="59CD9D67" w14:textId="239EF22F" w:rsidR="00505109" w:rsidRPr="00343A46" w:rsidRDefault="00505109" w:rsidP="00505109">
      <w:pPr>
        <w:rPr>
          <w:b/>
          <w:bCs/>
          <w:u w:val="single"/>
        </w:rPr>
      </w:pPr>
      <w:r w:rsidRPr="00343A46">
        <w:rPr>
          <w:b/>
          <w:bCs/>
          <w:u w:val="single"/>
        </w:rPr>
        <w:lastRenderedPageBreak/>
        <w:t xml:space="preserve">Exercise </w:t>
      </w:r>
      <w:r w:rsidR="00B529A6">
        <w:rPr>
          <w:b/>
          <w:bCs/>
          <w:u w:val="single"/>
        </w:rPr>
        <w:t>3</w:t>
      </w:r>
      <w:r w:rsidRPr="00343A46">
        <w:rPr>
          <w:b/>
          <w:bCs/>
          <w:u w:val="single"/>
        </w:rPr>
        <w:t xml:space="preserve">: Configure your details </w:t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  <w:t xml:space="preserve"> </w:t>
      </w:r>
      <w:proofErr w:type="gramStart"/>
      <w:r w:rsidRPr="00343A46">
        <w:rPr>
          <w:b/>
          <w:bCs/>
          <w:u w:val="single"/>
        </w:rPr>
        <w:t xml:space="preserve">   [</w:t>
      </w:r>
      <w:proofErr w:type="gramEnd"/>
      <w:r w:rsidRPr="00343A46">
        <w:rPr>
          <w:b/>
          <w:bCs/>
          <w:u w:val="single"/>
        </w:rPr>
        <w:t xml:space="preserve">1 mark] </w:t>
      </w:r>
    </w:p>
    <w:p w14:paraId="401C54BB" w14:textId="064079F4" w:rsidR="00505109" w:rsidRDefault="00B529A6" w:rsidP="00505109">
      <w:r>
        <w:t xml:space="preserve">1 </w:t>
      </w:r>
      <w:r w:rsidR="00505109">
        <w:t xml:space="preserve">screenshot </w:t>
      </w:r>
      <w:r>
        <w:t xml:space="preserve">from </w:t>
      </w:r>
      <w:r>
        <w:rPr>
          <w:b/>
          <w:bCs/>
        </w:rPr>
        <w:t xml:space="preserve">each </w:t>
      </w:r>
      <w:r>
        <w:t xml:space="preserve">team member </w:t>
      </w:r>
      <w:r w:rsidR="00505109">
        <w:t>showing the running of the commands to create identity in git.</w:t>
      </w:r>
    </w:p>
    <w:p w14:paraId="0B31791C" w14:textId="19EB5B62" w:rsidR="006A0FE5" w:rsidRDefault="006A0FE5" w:rsidP="006A0FE5"/>
    <w:p w14:paraId="751D8315" w14:textId="416A7331" w:rsidR="00505109" w:rsidRDefault="00C22BE1" w:rsidP="006A0FE5">
      <w:r>
        <w:t>Member A:</w:t>
      </w:r>
    </w:p>
    <w:p w14:paraId="2BD1F904" w14:textId="314ADC9B" w:rsidR="00C22BE1" w:rsidRDefault="00C22BE1" w:rsidP="006A0FE5"/>
    <w:p w14:paraId="1FFDEB18" w14:textId="4626AF35" w:rsidR="00C22BE1" w:rsidRDefault="00C22BE1" w:rsidP="006A0FE5">
      <w:r>
        <w:rPr>
          <w:noProof/>
        </w:rPr>
        <w:drawing>
          <wp:inline distT="0" distB="0" distL="0" distR="0" wp14:anchorId="4B328F79" wp14:editId="209D1B22">
            <wp:extent cx="4724400" cy="2844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512429f-56ae-4a5e-8a6c-e12a9f93b10c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583" w14:textId="258C11E6" w:rsidR="00C22BE1" w:rsidRDefault="00C22BE1" w:rsidP="006A0FE5"/>
    <w:p w14:paraId="099770D6" w14:textId="04BC2E16" w:rsidR="00C22BE1" w:rsidRDefault="00C22BE1" w:rsidP="006A0FE5">
      <w:r>
        <w:t>Member B: (was already configured)</w:t>
      </w:r>
    </w:p>
    <w:p w14:paraId="4240B64B" w14:textId="479E2CD8" w:rsidR="00C22BE1" w:rsidRDefault="00C22BE1" w:rsidP="006A0FE5"/>
    <w:p w14:paraId="2BE933DE" w14:textId="4A0E4DDE" w:rsidR="00C22BE1" w:rsidRPr="00C22BE1" w:rsidRDefault="00C22BE1" w:rsidP="00C22BE1">
      <w:pPr>
        <w:rPr>
          <w:rFonts w:ascii="Times New Roman" w:eastAsia="Times New Roman" w:hAnsi="Times New Roman" w:cs="Times New Roman"/>
          <w:lang w:val="en-EG"/>
        </w:rPr>
      </w:pPr>
      <w:r w:rsidRPr="00C22BE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fldChar w:fldCharType="begin"/>
      </w:r>
      <w:r w:rsidRPr="00C22BE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instrText xml:space="preserve"> INCLUDEPICTURE "https://lh5.googleusercontent.com/Av-kvdvsFyY1D3659l68c76aGM7j2S1ygx9LA2fJ7DlOX5jl39e82TOMmi7JsF70aGoa-BMItB1XWE73zYhBOARbp-wohgV4-Oo1l8Pe0M70irskC4wciLcaKLZbXqr2buOnUWYL" \* MERGEFORMATINET </w:instrText>
      </w:r>
      <w:r w:rsidRPr="00C22BE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fldChar w:fldCharType="separate"/>
      </w:r>
      <w:r w:rsidRPr="00C22BE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n-EG"/>
        </w:rPr>
        <w:drawing>
          <wp:inline distT="0" distB="0" distL="0" distR="0" wp14:anchorId="1C0FF9A7" wp14:editId="31F2C8CE">
            <wp:extent cx="5727700" cy="1040130"/>
            <wp:effectExtent l="0" t="0" r="0" b="1270"/>
            <wp:docPr id="6" name="Picture 6" descr="A picture containing food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BE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fldChar w:fldCharType="end"/>
      </w:r>
    </w:p>
    <w:p w14:paraId="1A2B2CE4" w14:textId="77777777" w:rsidR="00C22BE1" w:rsidRDefault="00C22BE1" w:rsidP="006A0FE5"/>
    <w:p w14:paraId="463E382F" w14:textId="77777777" w:rsidR="00C22BE1" w:rsidRDefault="00C22BE1" w:rsidP="006A0FE5"/>
    <w:p w14:paraId="5DEBEAF9" w14:textId="77777777" w:rsidR="00B529A6" w:rsidRDefault="00B529A6" w:rsidP="00B529A6"/>
    <w:p w14:paraId="3EA23C7B" w14:textId="74A308E4" w:rsidR="00B529A6" w:rsidRPr="00343A46" w:rsidRDefault="00B529A6" w:rsidP="00B529A6">
      <w:pPr>
        <w:rPr>
          <w:b/>
          <w:bCs/>
          <w:u w:val="single"/>
        </w:rPr>
      </w:pPr>
      <w:r w:rsidRPr="00343A46">
        <w:rPr>
          <w:b/>
          <w:bCs/>
          <w:u w:val="single"/>
        </w:rPr>
        <w:t xml:space="preserve">Exercise </w:t>
      </w:r>
      <w:r>
        <w:rPr>
          <w:b/>
          <w:bCs/>
          <w:u w:val="single"/>
        </w:rPr>
        <w:t>4</w:t>
      </w:r>
      <w:r w:rsidRPr="00343A46"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>Cloning</w:t>
      </w:r>
      <w:r w:rsidRPr="00343A46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the remote</w:t>
      </w:r>
      <w:r w:rsidRPr="00343A46">
        <w:rPr>
          <w:b/>
          <w:bCs/>
          <w:u w:val="single"/>
        </w:rPr>
        <w:t xml:space="preserve"> repository</w:t>
      </w:r>
      <w:r w:rsidR="00EB7017">
        <w:rPr>
          <w:b/>
          <w:bCs/>
          <w:u w:val="single"/>
        </w:rPr>
        <w:tab/>
      </w:r>
      <w:r w:rsidR="00EB7017">
        <w:rPr>
          <w:b/>
          <w:bCs/>
          <w:u w:val="single"/>
        </w:rPr>
        <w:tab/>
      </w:r>
      <w:r w:rsidR="00EB7017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</w:r>
      <w:r w:rsidRPr="00343A46">
        <w:rPr>
          <w:b/>
          <w:bCs/>
          <w:u w:val="single"/>
        </w:rPr>
        <w:tab/>
        <w:t xml:space="preserve"> </w:t>
      </w:r>
      <w:proofErr w:type="gramStart"/>
      <w:r w:rsidRPr="00343A46">
        <w:rPr>
          <w:b/>
          <w:bCs/>
          <w:u w:val="single"/>
        </w:rPr>
        <w:t xml:space="preserve">   [</w:t>
      </w:r>
      <w:proofErr w:type="gramEnd"/>
      <w:r w:rsidRPr="00343A46">
        <w:rPr>
          <w:b/>
          <w:bCs/>
          <w:u w:val="single"/>
        </w:rPr>
        <w:t>1 mark]</w:t>
      </w:r>
    </w:p>
    <w:p w14:paraId="70F71558" w14:textId="77777777" w:rsidR="00B529A6" w:rsidRDefault="00B529A6" w:rsidP="00B529A6">
      <w:r>
        <w:t xml:space="preserve">1 screenshot from </w:t>
      </w:r>
      <w:r w:rsidRPr="00B529A6">
        <w:rPr>
          <w:b/>
          <w:bCs/>
        </w:rPr>
        <w:t>each</w:t>
      </w:r>
      <w:r>
        <w:t xml:space="preserve"> team member showing cloning the repository from the terminal</w:t>
      </w:r>
    </w:p>
    <w:p w14:paraId="4A669EEE" w14:textId="525BB4C2" w:rsidR="00B529A6" w:rsidRDefault="00B529A6" w:rsidP="006A0FE5"/>
    <w:p w14:paraId="23324A53" w14:textId="4C66D00B" w:rsidR="00C316BF" w:rsidRDefault="00C316BF" w:rsidP="006A0FE5">
      <w:r>
        <w:t xml:space="preserve">Member A: </w:t>
      </w:r>
    </w:p>
    <w:p w14:paraId="1F482617" w14:textId="16E5E3F8" w:rsidR="00C316BF" w:rsidRDefault="00C316BF" w:rsidP="006A0FE5">
      <w:r w:rsidRPr="00C316BF">
        <w:drawing>
          <wp:inline distT="0" distB="0" distL="0" distR="0" wp14:anchorId="0C67595E" wp14:editId="072FCF62">
            <wp:extent cx="5727700" cy="778510"/>
            <wp:effectExtent l="0" t="0" r="0" b="0"/>
            <wp:docPr id="8" name="Picture 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24F6" w14:textId="5C4E7830" w:rsidR="00B529A6" w:rsidRDefault="00C22BE1" w:rsidP="006A0FE5">
      <w:r>
        <w:t>Member B:</w:t>
      </w:r>
    </w:p>
    <w:p w14:paraId="4965A60C" w14:textId="3ADC5257" w:rsidR="00C22BE1" w:rsidRDefault="00C22BE1" w:rsidP="006A0FE5">
      <w:r w:rsidRPr="00C22BE1">
        <w:drawing>
          <wp:inline distT="0" distB="0" distL="0" distR="0" wp14:anchorId="314F97B7" wp14:editId="0635CDC3">
            <wp:extent cx="5727700" cy="556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E943" w14:textId="77777777" w:rsidR="006A0FE5" w:rsidRDefault="006A0FE5" w:rsidP="006A0FE5">
      <w:pPr>
        <w:rPr>
          <w:b/>
          <w:bCs/>
          <w:u w:val="single"/>
        </w:rPr>
      </w:pPr>
    </w:p>
    <w:p w14:paraId="66F74497" w14:textId="77777777" w:rsidR="00C316BF" w:rsidRDefault="00C316BF" w:rsidP="006A0FE5">
      <w:pPr>
        <w:rPr>
          <w:b/>
          <w:bCs/>
          <w:u w:val="single"/>
        </w:rPr>
      </w:pPr>
    </w:p>
    <w:p w14:paraId="0BA46AC3" w14:textId="50339C12" w:rsidR="006A0FE5" w:rsidRPr="001E6EAE" w:rsidRDefault="006A0FE5" w:rsidP="006A0FE5">
      <w:pPr>
        <w:rPr>
          <w:b/>
          <w:bCs/>
          <w:u w:val="single"/>
        </w:rPr>
      </w:pPr>
      <w:r w:rsidRPr="001E6EAE">
        <w:rPr>
          <w:b/>
          <w:bCs/>
          <w:u w:val="single"/>
        </w:rPr>
        <w:lastRenderedPageBreak/>
        <w:t>Exercise 5: Initial Commit (</w:t>
      </w:r>
      <w:proofErr w:type="spellStart"/>
      <w:r w:rsidRPr="001E6EAE">
        <w:rPr>
          <w:b/>
          <w:bCs/>
          <w:u w:val="single"/>
        </w:rPr>
        <w:t>member_</w:t>
      </w:r>
      <w:proofErr w:type="gramStart"/>
      <w:r w:rsidRPr="001E6EAE">
        <w:rPr>
          <w:b/>
          <w:bCs/>
          <w:u w:val="single"/>
        </w:rPr>
        <w:t>A</w:t>
      </w:r>
      <w:proofErr w:type="spellEnd"/>
      <w:r w:rsidRPr="001E6EAE">
        <w:rPr>
          <w:b/>
          <w:bCs/>
          <w:u w:val="single"/>
        </w:rPr>
        <w:t xml:space="preserve">)   </w:t>
      </w:r>
      <w:proofErr w:type="gramEnd"/>
      <w:r w:rsidRPr="001E6EAE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 </w:t>
      </w:r>
      <w:r w:rsidRPr="001E6EAE">
        <w:rPr>
          <w:b/>
          <w:bCs/>
          <w:u w:val="single"/>
        </w:rPr>
        <w:t>[</w:t>
      </w:r>
      <w:r w:rsidR="00CA138A">
        <w:rPr>
          <w:b/>
          <w:bCs/>
          <w:u w:val="single"/>
        </w:rPr>
        <w:t>4</w:t>
      </w:r>
      <w:r w:rsidRPr="001E6EAE">
        <w:rPr>
          <w:b/>
          <w:bCs/>
          <w:u w:val="single"/>
        </w:rPr>
        <w:t xml:space="preserve"> marks</w:t>
      </w:r>
      <w:r>
        <w:rPr>
          <w:b/>
          <w:bCs/>
          <w:u w:val="single"/>
        </w:rPr>
        <w:t xml:space="preserve"> (individual)</w:t>
      </w:r>
      <w:r w:rsidRPr="001E6EAE">
        <w:rPr>
          <w:b/>
          <w:bCs/>
          <w:u w:val="single"/>
        </w:rPr>
        <w:t>]</w:t>
      </w:r>
    </w:p>
    <w:p w14:paraId="3DA06FE4" w14:textId="370F3DD5" w:rsidR="006A0FE5" w:rsidRDefault="006A0FE5" w:rsidP="006A0FE5">
      <w:pPr>
        <w:pStyle w:val="ListParagraph"/>
        <w:numPr>
          <w:ilvl w:val="0"/>
          <w:numId w:val="3"/>
        </w:numPr>
      </w:pPr>
      <w:r>
        <w:t xml:space="preserve">Screenshots of successfully running the commands to push </w:t>
      </w:r>
      <w:r w:rsidRPr="009D5A0F">
        <w:rPr>
          <w:b/>
          <w:bCs/>
        </w:rPr>
        <w:t>file1.txt</w:t>
      </w:r>
      <w:r>
        <w:t xml:space="preserve"> file to remote repository and to get fileB.txt (getting </w:t>
      </w:r>
      <w:r w:rsidRPr="001E6EAE">
        <w:rPr>
          <w:b/>
          <w:bCs/>
        </w:rPr>
        <w:t>status</w:t>
      </w:r>
      <w:r>
        <w:t xml:space="preserve"> of repository, </w:t>
      </w:r>
      <w:r w:rsidRPr="001E6EAE">
        <w:rPr>
          <w:b/>
          <w:bCs/>
        </w:rPr>
        <w:t>adding</w:t>
      </w:r>
      <w:r>
        <w:t xml:space="preserve"> to staging area, </w:t>
      </w:r>
      <w:r w:rsidRPr="001E6EAE">
        <w:rPr>
          <w:b/>
          <w:bCs/>
        </w:rPr>
        <w:t>committing</w:t>
      </w:r>
      <w:r>
        <w:t xml:space="preserve"> to local repository, viewing commit details and </w:t>
      </w:r>
      <w:r w:rsidRPr="001E6EAE">
        <w:rPr>
          <w:b/>
          <w:bCs/>
        </w:rPr>
        <w:t>pushing</w:t>
      </w:r>
      <w:r>
        <w:t xml:space="preserve"> to remote repository). </w:t>
      </w:r>
    </w:p>
    <w:p w14:paraId="5EC3DA36" w14:textId="3A2B1842" w:rsidR="00C316BF" w:rsidRDefault="00C316BF" w:rsidP="00C316BF">
      <w:r>
        <w:t>Adding to Staging Area:</w:t>
      </w:r>
    </w:p>
    <w:p w14:paraId="224E7C1D" w14:textId="07705554" w:rsidR="00C316BF" w:rsidRDefault="00C316BF" w:rsidP="00C316BF">
      <w:r w:rsidRPr="00C316BF">
        <w:drawing>
          <wp:inline distT="0" distB="0" distL="0" distR="0" wp14:anchorId="2098353A" wp14:editId="574183F6">
            <wp:extent cx="5727700" cy="529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2CA3" w14:textId="34BC1C2F" w:rsidR="00C316BF" w:rsidRDefault="00C316BF" w:rsidP="00C316BF"/>
    <w:p w14:paraId="2F920A19" w14:textId="3F3AF5D6" w:rsidR="00C316BF" w:rsidRDefault="00C316BF" w:rsidP="00C316BF">
      <w:r>
        <w:t>Checking status:</w:t>
      </w:r>
    </w:p>
    <w:p w14:paraId="53F5ED68" w14:textId="0451FE3B" w:rsidR="00C316BF" w:rsidRDefault="00C316BF" w:rsidP="00C316BF">
      <w:r w:rsidRPr="00C316BF">
        <w:drawing>
          <wp:inline distT="0" distB="0" distL="0" distR="0" wp14:anchorId="39F0C775" wp14:editId="240C3B77">
            <wp:extent cx="5727700" cy="2121535"/>
            <wp:effectExtent l="0" t="0" r="0" b="0"/>
            <wp:docPr id="10" name="Picture 10" descr="A picture containing screen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C12C" w14:textId="59EE1E90" w:rsidR="00C316BF" w:rsidRDefault="00C316BF" w:rsidP="00C316BF"/>
    <w:p w14:paraId="1F175DBF" w14:textId="57CAC8CD" w:rsidR="00C316BF" w:rsidRDefault="00C316BF" w:rsidP="00C316BF">
      <w:r>
        <w:t>Committing to local repo:</w:t>
      </w:r>
    </w:p>
    <w:p w14:paraId="102B3BC5" w14:textId="4FCFF4BD" w:rsidR="00C316BF" w:rsidRDefault="00C316BF" w:rsidP="00C316BF">
      <w:r w:rsidRPr="00C316BF">
        <w:drawing>
          <wp:inline distT="0" distB="0" distL="0" distR="0" wp14:anchorId="77ECDD16" wp14:editId="56A830F8">
            <wp:extent cx="5727700" cy="1322070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862" w14:textId="1986336C" w:rsidR="006A0FE5" w:rsidRDefault="006A0FE5" w:rsidP="006A0FE5"/>
    <w:p w14:paraId="4C6F6CA2" w14:textId="55099C5D" w:rsidR="00C316BF" w:rsidRDefault="00C316BF" w:rsidP="006A0FE5">
      <w:r>
        <w:t>Pushing to remote repo:</w:t>
      </w:r>
    </w:p>
    <w:p w14:paraId="4B77E04A" w14:textId="453D86CE" w:rsidR="00C316BF" w:rsidRDefault="00C316BF" w:rsidP="006A0FE5">
      <w:r w:rsidRPr="00C316BF">
        <w:drawing>
          <wp:inline distT="0" distB="0" distL="0" distR="0" wp14:anchorId="6469768F" wp14:editId="11D6F96D">
            <wp:extent cx="5022937" cy="2654583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982" cy="26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3F70" w14:textId="77777777" w:rsidR="006A0FE5" w:rsidRDefault="006A0FE5" w:rsidP="006A0FE5">
      <w:pPr>
        <w:tabs>
          <w:tab w:val="left" w:pos="2465"/>
        </w:tabs>
        <w:rPr>
          <w:b/>
          <w:bCs/>
          <w:u w:val="single"/>
        </w:rPr>
      </w:pPr>
    </w:p>
    <w:p w14:paraId="1282A094" w14:textId="6024BAED" w:rsidR="006A0FE5" w:rsidRDefault="006A0FE5" w:rsidP="006A0FE5">
      <w:pPr>
        <w:tabs>
          <w:tab w:val="left" w:pos="2465"/>
        </w:tabs>
        <w:rPr>
          <w:b/>
          <w:bCs/>
          <w:u w:val="single"/>
        </w:rPr>
      </w:pPr>
      <w:r w:rsidRPr="001E6EAE">
        <w:rPr>
          <w:b/>
          <w:bCs/>
          <w:u w:val="single"/>
        </w:rPr>
        <w:t>Exercise 6: Getting Updated Version</w:t>
      </w:r>
      <w:r w:rsidR="00D6196D">
        <w:rPr>
          <w:b/>
          <w:bCs/>
          <w:u w:val="single"/>
        </w:rPr>
        <w:t xml:space="preserve"> and pushing new changes</w:t>
      </w:r>
      <w:r w:rsidRPr="001E6EAE">
        <w:rPr>
          <w:b/>
          <w:bCs/>
          <w:u w:val="single"/>
        </w:rPr>
        <w:t xml:space="preserve"> (</w:t>
      </w:r>
      <w:proofErr w:type="spellStart"/>
      <w:r w:rsidRPr="001E6EAE">
        <w:rPr>
          <w:b/>
          <w:bCs/>
          <w:u w:val="single"/>
        </w:rPr>
        <w:t>member_</w:t>
      </w:r>
      <w:proofErr w:type="gramStart"/>
      <w:r w:rsidRPr="001E6EAE">
        <w:rPr>
          <w:b/>
          <w:bCs/>
          <w:u w:val="single"/>
        </w:rPr>
        <w:t>B</w:t>
      </w:r>
      <w:proofErr w:type="spellEnd"/>
      <w:r w:rsidR="00D6196D">
        <w:rPr>
          <w:b/>
          <w:bCs/>
          <w:u w:val="single"/>
        </w:rPr>
        <w:t>)</w:t>
      </w:r>
      <w:r>
        <w:rPr>
          <w:b/>
          <w:bCs/>
          <w:u w:val="single"/>
        </w:rPr>
        <w:t xml:space="preserve">   </w:t>
      </w:r>
      <w:proofErr w:type="gramEnd"/>
      <w:r>
        <w:rPr>
          <w:b/>
          <w:bCs/>
          <w:u w:val="single"/>
        </w:rPr>
        <w:t xml:space="preserve">    </w:t>
      </w:r>
      <w:r w:rsidRPr="001E6EAE">
        <w:rPr>
          <w:b/>
          <w:bCs/>
          <w:u w:val="single"/>
        </w:rPr>
        <w:t>[</w:t>
      </w:r>
      <w:r w:rsidR="00CA138A"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 </w:t>
      </w:r>
      <w:r w:rsidRPr="001E6EAE">
        <w:rPr>
          <w:b/>
          <w:bCs/>
          <w:u w:val="single"/>
        </w:rPr>
        <w:t>marks</w:t>
      </w:r>
      <w:r>
        <w:rPr>
          <w:b/>
          <w:bCs/>
          <w:u w:val="single"/>
        </w:rPr>
        <w:t xml:space="preserve"> (individual)</w:t>
      </w:r>
      <w:r w:rsidRPr="001E6EAE">
        <w:rPr>
          <w:b/>
          <w:bCs/>
          <w:u w:val="single"/>
        </w:rPr>
        <w:t>]</w:t>
      </w:r>
    </w:p>
    <w:p w14:paraId="7EE86165" w14:textId="7F2B8C3B" w:rsidR="006A0FE5" w:rsidRDefault="006A0FE5" w:rsidP="006A0FE5">
      <w:pPr>
        <w:pStyle w:val="ListParagraph"/>
        <w:numPr>
          <w:ilvl w:val="0"/>
          <w:numId w:val="3"/>
        </w:numPr>
      </w:pPr>
      <w:r>
        <w:t xml:space="preserve">Screenshots of successfully running the commands to get file1.txt and pushing fileB.txt (getting </w:t>
      </w:r>
      <w:r w:rsidRPr="001E6EAE">
        <w:rPr>
          <w:b/>
          <w:bCs/>
        </w:rPr>
        <w:t>status</w:t>
      </w:r>
      <w:r>
        <w:t xml:space="preserve"> of repository, </w:t>
      </w:r>
      <w:r w:rsidRPr="001E6EAE">
        <w:rPr>
          <w:b/>
          <w:bCs/>
        </w:rPr>
        <w:t>adding</w:t>
      </w:r>
      <w:r>
        <w:t xml:space="preserve"> to staging area, </w:t>
      </w:r>
      <w:r w:rsidRPr="001E6EAE">
        <w:rPr>
          <w:b/>
          <w:bCs/>
        </w:rPr>
        <w:t>committing</w:t>
      </w:r>
      <w:r>
        <w:t xml:space="preserve"> to local repository, viewing commit details and </w:t>
      </w:r>
      <w:r w:rsidRPr="001E6EAE">
        <w:rPr>
          <w:b/>
          <w:bCs/>
        </w:rPr>
        <w:t>pushing</w:t>
      </w:r>
      <w:r>
        <w:t xml:space="preserve"> to remote repository) </w:t>
      </w:r>
    </w:p>
    <w:p w14:paraId="2AA6876E" w14:textId="77777777" w:rsidR="00C316BF" w:rsidRDefault="00C316BF" w:rsidP="00C316BF">
      <w:pPr>
        <w:ind w:left="360"/>
      </w:pPr>
    </w:p>
    <w:p w14:paraId="2443593E" w14:textId="212F3239" w:rsidR="00C316BF" w:rsidRDefault="00C316BF" w:rsidP="00C316BF">
      <w:pPr>
        <w:ind w:left="360"/>
      </w:pPr>
      <w:r>
        <w:t>Pulling FileA.docx</w:t>
      </w:r>
    </w:p>
    <w:p w14:paraId="4460AF3D" w14:textId="51A64ED1" w:rsidR="00C316BF" w:rsidRDefault="00C316BF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</w:pPr>
      <w:r w:rsidRPr="00C316BF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fldChar w:fldCharType="begin"/>
      </w:r>
      <w:r w:rsidRPr="00C316BF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instrText xml:space="preserve"> INCLUDEPICTURE "https://lh6.googleusercontent.com/OeMODO8XTS-hnjutIOhNkZFnjRmtw2kiHRSEiMmO3ncj23TChAchMw3T5x7BmAhGsEXSSL1AgkICxBoOiasM-cX0_PGkWrs8du1x1raDdnVnZnS8Yl-1nQNxcKSveu7zsfdDqqdm" \* MERGEFORMATINET </w:instrText>
      </w:r>
      <w:r w:rsidRPr="00C316BF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fldChar w:fldCharType="separate"/>
      </w:r>
      <w:r w:rsidRPr="00C316BF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n-EG"/>
        </w:rPr>
        <w:drawing>
          <wp:inline distT="0" distB="0" distL="0" distR="0" wp14:anchorId="5FCFDD11" wp14:editId="75C9A019">
            <wp:extent cx="5727700" cy="1546860"/>
            <wp:effectExtent l="0" t="0" r="0" b="254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F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  <w:fldChar w:fldCharType="end"/>
      </w:r>
    </w:p>
    <w:p w14:paraId="742A892E" w14:textId="1EDDA113" w:rsidR="00C316BF" w:rsidRDefault="00C316BF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EG"/>
        </w:rPr>
      </w:pPr>
    </w:p>
    <w:p w14:paraId="37791704" w14:textId="46F16E1D" w:rsidR="00C316BF" w:rsidRDefault="00EC4E22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t>Creating FileB.txt and then adding to the stating area, then getting the status</w:t>
      </w:r>
    </w:p>
    <w:p w14:paraId="28A437B5" w14:textId="3EF9D7BF" w:rsidR="00EC4E22" w:rsidRDefault="00EC4E22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11D68EAF" w14:textId="40A87E68" w:rsidR="00EC4E22" w:rsidRDefault="00EC4E22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EC4E22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7A7FFE" wp14:editId="3A616FA3">
            <wp:extent cx="5727700" cy="2317115"/>
            <wp:effectExtent l="0" t="0" r="0" b="0"/>
            <wp:docPr id="15" name="Picture 1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304E" w14:textId="44BD534F" w:rsidR="00EC4E22" w:rsidRDefault="00EC4E22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2E31CED9" w14:textId="6FB2F189" w:rsidR="00EC4E22" w:rsidRDefault="00EC4E22" w:rsidP="00C316BF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EC4E22">
        <w:rPr>
          <w:rFonts w:ascii="Arial" w:eastAsia="Times New Roman" w:hAnsi="Arial" w:cs="Arial"/>
          <w:b/>
          <w:bCs/>
          <w:color w:val="000000"/>
          <w:sz w:val="22"/>
          <w:szCs w:val="22"/>
          <w:bdr w:val="none" w:sz="0" w:space="0" w:color="auto" w:frame="1"/>
        </w:rPr>
        <w:t>Committing</w:t>
      </w:r>
      <w: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t xml:space="preserve"> to local repo AND then </w:t>
      </w:r>
      <w:r w:rsidRPr="00EC4E22">
        <w:rPr>
          <w:rFonts w:ascii="Arial" w:eastAsia="Times New Roman" w:hAnsi="Arial" w:cs="Arial"/>
          <w:b/>
          <w:bCs/>
          <w:color w:val="000000"/>
          <w:sz w:val="22"/>
          <w:szCs w:val="22"/>
          <w:bdr w:val="none" w:sz="0" w:space="0" w:color="auto" w:frame="1"/>
        </w:rPr>
        <w:t>pushing</w:t>
      </w:r>
      <w: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t>:</w:t>
      </w:r>
    </w:p>
    <w:p w14:paraId="64C0F3FF" w14:textId="0AA35693" w:rsidR="006A0FE5" w:rsidRDefault="00EC4E22" w:rsidP="00EC4E22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EC4E22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FFC5C5" wp14:editId="62C64BD8">
            <wp:extent cx="5727700" cy="219773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624" w14:textId="77777777" w:rsidR="00EC4E22" w:rsidRPr="00EC4E22" w:rsidRDefault="00EC4E22" w:rsidP="00EC4E22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5B6F0562" w14:textId="77777777" w:rsidR="00532A5C" w:rsidRDefault="00532A5C" w:rsidP="006A0FE5">
      <w:pPr>
        <w:tabs>
          <w:tab w:val="left" w:pos="2465"/>
        </w:tabs>
        <w:rPr>
          <w:b/>
          <w:bCs/>
          <w:u w:val="single"/>
        </w:rPr>
      </w:pPr>
    </w:p>
    <w:p w14:paraId="595D6AA8" w14:textId="27DDCFBE" w:rsidR="006A0FE5" w:rsidRDefault="006A0FE5" w:rsidP="006A0FE5">
      <w:pPr>
        <w:tabs>
          <w:tab w:val="left" w:pos="2465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Exercise 7: </w:t>
      </w:r>
      <w:r w:rsidR="00B529A6">
        <w:rPr>
          <w:b/>
          <w:bCs/>
          <w:u w:val="single"/>
        </w:rPr>
        <w:t>Getting updated version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proofErr w:type="gramStart"/>
      <w:r>
        <w:rPr>
          <w:b/>
          <w:bCs/>
          <w:u w:val="single"/>
        </w:rPr>
        <w:tab/>
        <w:t xml:space="preserve">  [</w:t>
      </w:r>
      <w:proofErr w:type="gramEnd"/>
      <w:r w:rsidR="00B529A6">
        <w:rPr>
          <w:b/>
          <w:bCs/>
          <w:u w:val="single"/>
        </w:rPr>
        <w:t>1</w:t>
      </w:r>
      <w:r>
        <w:rPr>
          <w:b/>
          <w:bCs/>
          <w:u w:val="single"/>
        </w:rPr>
        <w:t xml:space="preserve"> mark]</w:t>
      </w:r>
    </w:p>
    <w:p w14:paraId="46EAF276" w14:textId="3B216A85" w:rsidR="00B529A6" w:rsidRDefault="00B529A6" w:rsidP="00B529A6">
      <w:pPr>
        <w:pStyle w:val="ListParagraph"/>
        <w:numPr>
          <w:ilvl w:val="0"/>
          <w:numId w:val="3"/>
        </w:numPr>
        <w:spacing w:after="270"/>
      </w:pPr>
      <w:r>
        <w:t xml:space="preserve">1 </w:t>
      </w:r>
      <w:r w:rsidR="006A0FE5">
        <w:t>Screenshot</w:t>
      </w:r>
      <w:r>
        <w:t xml:space="preserve"> from </w:t>
      </w:r>
      <w:r w:rsidRPr="00B529A6">
        <w:rPr>
          <w:b/>
          <w:bCs/>
        </w:rPr>
        <w:t xml:space="preserve">each </w:t>
      </w:r>
      <w:r>
        <w:t xml:space="preserve">team member showing they got the most updated version. </w:t>
      </w:r>
    </w:p>
    <w:p w14:paraId="0C00492F" w14:textId="6302A21D" w:rsidR="00EC4E22" w:rsidRDefault="00EC4E22" w:rsidP="00EC4E22">
      <w:pPr>
        <w:spacing w:after="270"/>
      </w:pPr>
      <w:r>
        <w:t>Member A:</w:t>
      </w:r>
    </w:p>
    <w:p w14:paraId="04DFCBA5" w14:textId="578B6EB9" w:rsidR="00EB7017" w:rsidRDefault="00EC4E22" w:rsidP="00EC4E22">
      <w:pPr>
        <w:spacing w:after="270"/>
      </w:pPr>
      <w:r w:rsidRPr="00EC4E22">
        <w:drawing>
          <wp:inline distT="0" distB="0" distL="0" distR="0" wp14:anchorId="76F28BA4" wp14:editId="5E7DFC06">
            <wp:extent cx="5727700" cy="615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412E" w14:textId="5C070883" w:rsidR="00EC4E22" w:rsidRDefault="00EC4E22" w:rsidP="00EC4E22">
      <w:pPr>
        <w:spacing w:after="270"/>
      </w:pPr>
      <w:r>
        <w:t>Member B:</w:t>
      </w:r>
    </w:p>
    <w:p w14:paraId="14DE709F" w14:textId="6714C50F" w:rsidR="00EC4E22" w:rsidRDefault="00EC4E22" w:rsidP="00EC4E22">
      <w:pPr>
        <w:spacing w:after="270"/>
      </w:pPr>
      <w:r w:rsidRPr="00EC4E22">
        <w:drawing>
          <wp:inline distT="0" distB="0" distL="0" distR="0" wp14:anchorId="22D8AE09" wp14:editId="69680B6E">
            <wp:extent cx="5727700" cy="493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88BA" w14:textId="1B23A166" w:rsidR="006A0FE5" w:rsidRDefault="00EB7017" w:rsidP="00532A5C">
      <w:pPr>
        <w:pStyle w:val="ListParagraph"/>
        <w:numPr>
          <w:ilvl w:val="0"/>
          <w:numId w:val="3"/>
        </w:numPr>
      </w:pPr>
      <w:r>
        <w:t xml:space="preserve">Screenshot of the commits made from GitHub under code showing all commits from </w:t>
      </w:r>
      <w:proofErr w:type="spellStart"/>
      <w:r>
        <w:t>member_A</w:t>
      </w:r>
      <w:proofErr w:type="spellEnd"/>
      <w:r>
        <w:t xml:space="preserve"> and </w:t>
      </w:r>
      <w:proofErr w:type="spellStart"/>
      <w:r>
        <w:t>member_B</w:t>
      </w:r>
      <w:proofErr w:type="spellEnd"/>
    </w:p>
    <w:p w14:paraId="40F39900" w14:textId="638D28CF" w:rsidR="00EC4E22" w:rsidRDefault="00EC4E22" w:rsidP="00EC4E22"/>
    <w:p w14:paraId="39636803" w14:textId="30518475" w:rsidR="00EC4E22" w:rsidRPr="00532A5C" w:rsidRDefault="00EC4E22" w:rsidP="00EC4E22">
      <w:r w:rsidRPr="00EC4E22">
        <w:drawing>
          <wp:inline distT="0" distB="0" distL="0" distR="0" wp14:anchorId="425339A5" wp14:editId="1A78FE38">
            <wp:extent cx="5727700" cy="204787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22" w:rsidRPr="00532A5C" w:rsidSect="008938E1"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87897" w14:textId="77777777" w:rsidR="00C80427" w:rsidRDefault="00C80427" w:rsidP="00E54649">
      <w:r>
        <w:separator/>
      </w:r>
    </w:p>
  </w:endnote>
  <w:endnote w:type="continuationSeparator" w:id="0">
    <w:p w14:paraId="3218B575" w14:textId="77777777" w:rsidR="00C80427" w:rsidRDefault="00C80427" w:rsidP="00E54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94381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7D4FE3" w14:textId="0BBB7DB3" w:rsidR="00E54649" w:rsidRDefault="00E54649" w:rsidP="000A19C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8666EE" w14:textId="77777777" w:rsidR="00E54649" w:rsidRDefault="00E54649" w:rsidP="00E546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662240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7EA56B6" w14:textId="5EFBAB00" w:rsidR="00E54649" w:rsidRDefault="00E54649" w:rsidP="000A19C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F54EC93" w14:textId="77777777" w:rsidR="00E54649" w:rsidRDefault="00E54649" w:rsidP="00E546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63B53" w14:textId="77777777" w:rsidR="00C80427" w:rsidRDefault="00C80427" w:rsidP="00E54649">
      <w:r>
        <w:separator/>
      </w:r>
    </w:p>
  </w:footnote>
  <w:footnote w:type="continuationSeparator" w:id="0">
    <w:p w14:paraId="078A7185" w14:textId="77777777" w:rsidR="00C80427" w:rsidRDefault="00C80427" w:rsidP="00E54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91B71"/>
    <w:multiLevelType w:val="hybridMultilevel"/>
    <w:tmpl w:val="F686F5FC"/>
    <w:lvl w:ilvl="0" w:tplc="C09488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A163E"/>
    <w:multiLevelType w:val="hybridMultilevel"/>
    <w:tmpl w:val="A622E6C8"/>
    <w:lvl w:ilvl="0" w:tplc="755A754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45460"/>
    <w:multiLevelType w:val="hybridMultilevel"/>
    <w:tmpl w:val="ED4C3A16"/>
    <w:lvl w:ilvl="0" w:tplc="755A754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3952E7"/>
    <w:multiLevelType w:val="hybridMultilevel"/>
    <w:tmpl w:val="5A784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end Tarek Elghazaly">
    <w15:presenceInfo w15:providerId="AD" w15:userId="S::helghazaly@aus.edu::dc87e23f-66e6-4f07-9dac-0be5967ade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29B"/>
    <w:rsid w:val="000E2696"/>
    <w:rsid w:val="00104DF5"/>
    <w:rsid w:val="0017716E"/>
    <w:rsid w:val="001E6EAE"/>
    <w:rsid w:val="0023542D"/>
    <w:rsid w:val="002802C4"/>
    <w:rsid w:val="0028330E"/>
    <w:rsid w:val="002C09CD"/>
    <w:rsid w:val="00343A46"/>
    <w:rsid w:val="00411C77"/>
    <w:rsid w:val="00430062"/>
    <w:rsid w:val="00481C88"/>
    <w:rsid w:val="00487CFE"/>
    <w:rsid w:val="00505109"/>
    <w:rsid w:val="00532A5C"/>
    <w:rsid w:val="005901DB"/>
    <w:rsid w:val="00592D99"/>
    <w:rsid w:val="005A2386"/>
    <w:rsid w:val="005A6D0D"/>
    <w:rsid w:val="005E5CE7"/>
    <w:rsid w:val="006168F5"/>
    <w:rsid w:val="00633191"/>
    <w:rsid w:val="006A0FE5"/>
    <w:rsid w:val="007130A7"/>
    <w:rsid w:val="007507D2"/>
    <w:rsid w:val="00856E96"/>
    <w:rsid w:val="008938E1"/>
    <w:rsid w:val="00911ADC"/>
    <w:rsid w:val="00913E5B"/>
    <w:rsid w:val="00992788"/>
    <w:rsid w:val="009A2FBB"/>
    <w:rsid w:val="009B453D"/>
    <w:rsid w:val="009D5A0F"/>
    <w:rsid w:val="009E5C55"/>
    <w:rsid w:val="00A9636E"/>
    <w:rsid w:val="00B47ED3"/>
    <w:rsid w:val="00B529A6"/>
    <w:rsid w:val="00BC7AEC"/>
    <w:rsid w:val="00C22BE1"/>
    <w:rsid w:val="00C316BF"/>
    <w:rsid w:val="00C60866"/>
    <w:rsid w:val="00C80427"/>
    <w:rsid w:val="00CA138A"/>
    <w:rsid w:val="00D10349"/>
    <w:rsid w:val="00D6196D"/>
    <w:rsid w:val="00D6329B"/>
    <w:rsid w:val="00DB1E69"/>
    <w:rsid w:val="00DE3621"/>
    <w:rsid w:val="00E16F4B"/>
    <w:rsid w:val="00E54649"/>
    <w:rsid w:val="00EB7017"/>
    <w:rsid w:val="00EC4E22"/>
    <w:rsid w:val="00F5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7D95F3"/>
  <w15:chartTrackingRefBased/>
  <w15:docId w15:val="{6E634B26-DE7D-CC46-AA54-EC349C314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6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6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649"/>
  </w:style>
  <w:style w:type="paragraph" w:styleId="Footer">
    <w:name w:val="footer"/>
    <w:basedOn w:val="Normal"/>
    <w:link w:val="FooterChar"/>
    <w:uiPriority w:val="99"/>
    <w:unhideWhenUsed/>
    <w:rsid w:val="00E546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649"/>
  </w:style>
  <w:style w:type="character" w:styleId="PageNumber">
    <w:name w:val="page number"/>
    <w:basedOn w:val="DefaultParagraphFont"/>
    <w:uiPriority w:val="99"/>
    <w:semiHidden/>
    <w:unhideWhenUsed/>
    <w:rsid w:val="00E54649"/>
  </w:style>
  <w:style w:type="table" w:styleId="TableGrid">
    <w:name w:val="Table Grid"/>
    <w:basedOn w:val="TableNormal"/>
    <w:uiPriority w:val="39"/>
    <w:rsid w:val="008938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 Tarek Elghazaly</dc:creator>
  <cp:keywords/>
  <dc:description/>
  <cp:lastModifiedBy>Microsoft Office User</cp:lastModifiedBy>
  <cp:revision>2</cp:revision>
  <dcterms:created xsi:type="dcterms:W3CDTF">2020-09-06T11:21:00Z</dcterms:created>
  <dcterms:modified xsi:type="dcterms:W3CDTF">2020-09-06T11:21:00Z</dcterms:modified>
</cp:coreProperties>
</file>